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58A31" w14:textId="77777777" w:rsidR="00E55093" w:rsidRDefault="00A957C6">
      <w:pPr>
        <w:jc w:val="center"/>
        <w:rPr>
          <w:rFonts w:cs="宋体"/>
          <w:b/>
          <w:sz w:val="44"/>
          <w:szCs w:val="44"/>
        </w:rPr>
      </w:pPr>
      <w:r>
        <w:rPr>
          <w:rFonts w:cs="宋体" w:hint="eastAsia"/>
          <w:b/>
          <w:sz w:val="44"/>
          <w:szCs w:val="44"/>
        </w:rPr>
        <w:t>培训考核表</w:t>
      </w:r>
    </w:p>
    <w:tbl>
      <w:tblPr>
        <w:tblpPr w:leftFromText="180" w:rightFromText="180" w:vertAnchor="text" w:horzAnchor="page" w:tblpX="1652" w:tblpY="925"/>
        <w:tblOverlap w:val="never"/>
        <w:tblW w:w="8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7"/>
        <w:gridCol w:w="2427"/>
        <w:gridCol w:w="3086"/>
        <w:gridCol w:w="2412"/>
      </w:tblGrid>
      <w:tr w:rsidR="00E55093" w14:paraId="01402D66" w14:textId="77777777" w:rsidTr="00070888">
        <w:trPr>
          <w:trHeight w:val="360"/>
        </w:trPr>
        <w:tc>
          <w:tcPr>
            <w:tcW w:w="967" w:type="dxa"/>
            <w:shd w:val="clear" w:color="auto" w:fill="BFBFBF" w:themeFill="background1" w:themeFillShade="BF"/>
          </w:tcPr>
          <w:p w14:paraId="29734807" w14:textId="77777777" w:rsidR="00E55093" w:rsidRDefault="00A957C6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  <w:szCs w:val="20"/>
              </w:rPr>
              <w:t>序号</w:t>
            </w:r>
          </w:p>
        </w:tc>
        <w:tc>
          <w:tcPr>
            <w:tcW w:w="2427" w:type="dxa"/>
            <w:shd w:val="clear" w:color="auto" w:fill="BFBFBF" w:themeFill="background1" w:themeFillShade="BF"/>
          </w:tcPr>
          <w:p w14:paraId="469F004C" w14:textId="77777777" w:rsidR="00E55093" w:rsidRDefault="00A957C6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  <w:szCs w:val="20"/>
              </w:rPr>
              <w:t>培训部门</w:t>
            </w:r>
          </w:p>
        </w:tc>
        <w:tc>
          <w:tcPr>
            <w:tcW w:w="3086" w:type="dxa"/>
            <w:shd w:val="clear" w:color="auto" w:fill="BFBFBF" w:themeFill="background1" w:themeFillShade="BF"/>
          </w:tcPr>
          <w:p w14:paraId="5CDB2F96" w14:textId="77777777" w:rsidR="00E55093" w:rsidRDefault="00A957C6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  <w:szCs w:val="20"/>
              </w:rPr>
              <w:t>参加培训人员</w:t>
            </w:r>
          </w:p>
        </w:tc>
        <w:tc>
          <w:tcPr>
            <w:tcW w:w="2412" w:type="dxa"/>
            <w:shd w:val="clear" w:color="auto" w:fill="BFBFBF" w:themeFill="background1" w:themeFillShade="BF"/>
          </w:tcPr>
          <w:p w14:paraId="5FBD6E5F" w14:textId="77777777" w:rsidR="00E55093" w:rsidRDefault="00A957C6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  <w:szCs w:val="20"/>
              </w:rPr>
              <w:t>考试成绩</w:t>
            </w:r>
          </w:p>
        </w:tc>
      </w:tr>
      <w:tr w:rsidR="00E55093" w14:paraId="25473C52" w14:textId="77777777">
        <w:trPr>
          <w:trHeight w:hRule="exact" w:val="590"/>
        </w:trPr>
        <w:tc>
          <w:tcPr>
            <w:tcW w:w="967" w:type="dxa"/>
          </w:tcPr>
          <w:p w14:paraId="161A5156" w14:textId="77777777" w:rsidR="00E55093" w:rsidRDefault="00E55093">
            <w:pPr>
              <w:spacing w:line="480" w:lineRule="auto"/>
              <w:jc w:val="left"/>
              <w:rPr>
                <w:sz w:val="24"/>
              </w:rPr>
            </w:pPr>
          </w:p>
        </w:tc>
        <w:tc>
          <w:tcPr>
            <w:tcW w:w="2427" w:type="dxa"/>
          </w:tcPr>
          <w:p w14:paraId="0AAF1B53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3086" w:type="dxa"/>
          </w:tcPr>
          <w:p w14:paraId="7AB7FE47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2412" w:type="dxa"/>
          </w:tcPr>
          <w:p w14:paraId="7FA2D80C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</w:tr>
      <w:tr w:rsidR="00E55093" w14:paraId="4B4045FA" w14:textId="77777777">
        <w:trPr>
          <w:trHeight w:hRule="exact" w:val="590"/>
        </w:trPr>
        <w:tc>
          <w:tcPr>
            <w:tcW w:w="967" w:type="dxa"/>
          </w:tcPr>
          <w:p w14:paraId="38E1E849" w14:textId="77777777" w:rsidR="00E55093" w:rsidRDefault="00E55093">
            <w:pPr>
              <w:spacing w:line="480" w:lineRule="auto"/>
              <w:jc w:val="left"/>
              <w:rPr>
                <w:sz w:val="24"/>
              </w:rPr>
            </w:pPr>
          </w:p>
        </w:tc>
        <w:tc>
          <w:tcPr>
            <w:tcW w:w="2427" w:type="dxa"/>
          </w:tcPr>
          <w:p w14:paraId="4D9911D5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3086" w:type="dxa"/>
          </w:tcPr>
          <w:p w14:paraId="044E0601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2412" w:type="dxa"/>
          </w:tcPr>
          <w:p w14:paraId="4048FDE0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</w:tr>
      <w:tr w:rsidR="00E55093" w14:paraId="2C87F176" w14:textId="77777777">
        <w:trPr>
          <w:trHeight w:hRule="exact" w:val="590"/>
        </w:trPr>
        <w:tc>
          <w:tcPr>
            <w:tcW w:w="967" w:type="dxa"/>
          </w:tcPr>
          <w:p w14:paraId="7BC96C39" w14:textId="77777777" w:rsidR="00E55093" w:rsidRDefault="00E55093">
            <w:pPr>
              <w:spacing w:line="480" w:lineRule="auto"/>
              <w:jc w:val="left"/>
              <w:rPr>
                <w:sz w:val="24"/>
              </w:rPr>
            </w:pPr>
          </w:p>
        </w:tc>
        <w:tc>
          <w:tcPr>
            <w:tcW w:w="2427" w:type="dxa"/>
          </w:tcPr>
          <w:p w14:paraId="7949AFD4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3086" w:type="dxa"/>
          </w:tcPr>
          <w:p w14:paraId="1AEB523A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2412" w:type="dxa"/>
          </w:tcPr>
          <w:p w14:paraId="50BE3870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</w:tr>
      <w:tr w:rsidR="00E55093" w14:paraId="49A6684E" w14:textId="77777777">
        <w:trPr>
          <w:trHeight w:hRule="exact" w:val="590"/>
        </w:trPr>
        <w:tc>
          <w:tcPr>
            <w:tcW w:w="967" w:type="dxa"/>
          </w:tcPr>
          <w:p w14:paraId="76470E5C" w14:textId="77777777" w:rsidR="00E55093" w:rsidRDefault="00E55093">
            <w:pPr>
              <w:spacing w:line="480" w:lineRule="auto"/>
              <w:jc w:val="left"/>
              <w:rPr>
                <w:sz w:val="24"/>
              </w:rPr>
            </w:pPr>
          </w:p>
        </w:tc>
        <w:tc>
          <w:tcPr>
            <w:tcW w:w="2427" w:type="dxa"/>
          </w:tcPr>
          <w:p w14:paraId="1EFEDF1A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3086" w:type="dxa"/>
          </w:tcPr>
          <w:p w14:paraId="32C1AFB4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2412" w:type="dxa"/>
          </w:tcPr>
          <w:p w14:paraId="4B7E5C44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</w:tr>
      <w:tr w:rsidR="00E55093" w14:paraId="6D1A1F76" w14:textId="77777777">
        <w:trPr>
          <w:trHeight w:hRule="exact" w:val="590"/>
        </w:trPr>
        <w:tc>
          <w:tcPr>
            <w:tcW w:w="967" w:type="dxa"/>
          </w:tcPr>
          <w:p w14:paraId="0FFC5CBE" w14:textId="77777777" w:rsidR="00E55093" w:rsidRDefault="00E55093">
            <w:pPr>
              <w:spacing w:line="480" w:lineRule="auto"/>
              <w:jc w:val="left"/>
              <w:rPr>
                <w:sz w:val="24"/>
              </w:rPr>
            </w:pPr>
          </w:p>
        </w:tc>
        <w:tc>
          <w:tcPr>
            <w:tcW w:w="2427" w:type="dxa"/>
          </w:tcPr>
          <w:p w14:paraId="5F7EA7C8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3086" w:type="dxa"/>
          </w:tcPr>
          <w:p w14:paraId="18F79DCB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2412" w:type="dxa"/>
          </w:tcPr>
          <w:p w14:paraId="6E6D2B11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</w:tr>
      <w:tr w:rsidR="00E55093" w14:paraId="3F281BE2" w14:textId="77777777">
        <w:trPr>
          <w:trHeight w:hRule="exact" w:val="590"/>
        </w:trPr>
        <w:tc>
          <w:tcPr>
            <w:tcW w:w="967" w:type="dxa"/>
          </w:tcPr>
          <w:p w14:paraId="1E35EE7A" w14:textId="77777777" w:rsidR="00E55093" w:rsidRDefault="00E55093">
            <w:pPr>
              <w:spacing w:line="480" w:lineRule="auto"/>
              <w:jc w:val="left"/>
              <w:rPr>
                <w:sz w:val="24"/>
              </w:rPr>
            </w:pPr>
          </w:p>
        </w:tc>
        <w:tc>
          <w:tcPr>
            <w:tcW w:w="2427" w:type="dxa"/>
          </w:tcPr>
          <w:p w14:paraId="160A747F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3086" w:type="dxa"/>
          </w:tcPr>
          <w:p w14:paraId="2A23EC21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2412" w:type="dxa"/>
          </w:tcPr>
          <w:p w14:paraId="3F26661C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</w:tr>
      <w:tr w:rsidR="00E55093" w14:paraId="4D5492A8" w14:textId="77777777">
        <w:trPr>
          <w:trHeight w:hRule="exact" w:val="590"/>
        </w:trPr>
        <w:tc>
          <w:tcPr>
            <w:tcW w:w="967" w:type="dxa"/>
          </w:tcPr>
          <w:p w14:paraId="00C29388" w14:textId="77777777" w:rsidR="00E55093" w:rsidRDefault="00E55093">
            <w:pPr>
              <w:spacing w:line="480" w:lineRule="auto"/>
              <w:jc w:val="left"/>
              <w:rPr>
                <w:sz w:val="24"/>
              </w:rPr>
            </w:pPr>
          </w:p>
        </w:tc>
        <w:tc>
          <w:tcPr>
            <w:tcW w:w="2427" w:type="dxa"/>
          </w:tcPr>
          <w:p w14:paraId="43A2877F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3086" w:type="dxa"/>
          </w:tcPr>
          <w:p w14:paraId="4D34EABB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2412" w:type="dxa"/>
          </w:tcPr>
          <w:p w14:paraId="021DD3D7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</w:tr>
      <w:tr w:rsidR="00E55093" w14:paraId="437D861A" w14:textId="77777777">
        <w:trPr>
          <w:trHeight w:hRule="exact" w:val="590"/>
        </w:trPr>
        <w:tc>
          <w:tcPr>
            <w:tcW w:w="967" w:type="dxa"/>
          </w:tcPr>
          <w:p w14:paraId="408B0FAD" w14:textId="77777777" w:rsidR="00E55093" w:rsidRDefault="00E55093">
            <w:pPr>
              <w:spacing w:line="480" w:lineRule="auto"/>
              <w:jc w:val="left"/>
              <w:rPr>
                <w:sz w:val="24"/>
              </w:rPr>
            </w:pPr>
          </w:p>
        </w:tc>
        <w:tc>
          <w:tcPr>
            <w:tcW w:w="2427" w:type="dxa"/>
          </w:tcPr>
          <w:p w14:paraId="31E525C2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3086" w:type="dxa"/>
          </w:tcPr>
          <w:p w14:paraId="3EE64903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2412" w:type="dxa"/>
          </w:tcPr>
          <w:p w14:paraId="238BC126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</w:tr>
      <w:tr w:rsidR="00E55093" w14:paraId="4589C5E4" w14:textId="77777777">
        <w:trPr>
          <w:trHeight w:hRule="exact" w:val="590"/>
        </w:trPr>
        <w:tc>
          <w:tcPr>
            <w:tcW w:w="967" w:type="dxa"/>
          </w:tcPr>
          <w:p w14:paraId="418E6F3C" w14:textId="77777777" w:rsidR="00E55093" w:rsidRDefault="00E55093">
            <w:pPr>
              <w:spacing w:line="480" w:lineRule="auto"/>
              <w:jc w:val="left"/>
              <w:rPr>
                <w:sz w:val="24"/>
              </w:rPr>
            </w:pPr>
          </w:p>
        </w:tc>
        <w:tc>
          <w:tcPr>
            <w:tcW w:w="2427" w:type="dxa"/>
          </w:tcPr>
          <w:p w14:paraId="104E17D5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3086" w:type="dxa"/>
          </w:tcPr>
          <w:p w14:paraId="1EF5015A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2412" w:type="dxa"/>
          </w:tcPr>
          <w:p w14:paraId="38418B4C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</w:tr>
      <w:tr w:rsidR="00E55093" w14:paraId="4FC2CDAE" w14:textId="77777777">
        <w:trPr>
          <w:trHeight w:hRule="exact" w:val="590"/>
        </w:trPr>
        <w:tc>
          <w:tcPr>
            <w:tcW w:w="967" w:type="dxa"/>
          </w:tcPr>
          <w:p w14:paraId="51798927" w14:textId="77777777" w:rsidR="00E55093" w:rsidRDefault="00E55093">
            <w:pPr>
              <w:spacing w:line="480" w:lineRule="auto"/>
              <w:jc w:val="left"/>
              <w:rPr>
                <w:sz w:val="24"/>
              </w:rPr>
            </w:pPr>
          </w:p>
        </w:tc>
        <w:tc>
          <w:tcPr>
            <w:tcW w:w="2427" w:type="dxa"/>
          </w:tcPr>
          <w:p w14:paraId="3E8F8864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3086" w:type="dxa"/>
          </w:tcPr>
          <w:p w14:paraId="23703B66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2412" w:type="dxa"/>
          </w:tcPr>
          <w:p w14:paraId="23A36E14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</w:tr>
      <w:tr w:rsidR="00E55093" w14:paraId="611D618F" w14:textId="77777777">
        <w:trPr>
          <w:trHeight w:hRule="exact" w:val="590"/>
        </w:trPr>
        <w:tc>
          <w:tcPr>
            <w:tcW w:w="967" w:type="dxa"/>
          </w:tcPr>
          <w:p w14:paraId="7F5972EF" w14:textId="77777777" w:rsidR="00E55093" w:rsidRDefault="00E55093">
            <w:pPr>
              <w:spacing w:line="480" w:lineRule="auto"/>
              <w:jc w:val="left"/>
              <w:rPr>
                <w:sz w:val="24"/>
              </w:rPr>
            </w:pPr>
          </w:p>
        </w:tc>
        <w:tc>
          <w:tcPr>
            <w:tcW w:w="2427" w:type="dxa"/>
          </w:tcPr>
          <w:p w14:paraId="259B3C27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3086" w:type="dxa"/>
          </w:tcPr>
          <w:p w14:paraId="4F5F6B6D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2412" w:type="dxa"/>
          </w:tcPr>
          <w:p w14:paraId="1AA90479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</w:tr>
      <w:tr w:rsidR="00E55093" w14:paraId="70789CB6" w14:textId="77777777">
        <w:trPr>
          <w:trHeight w:hRule="exact" w:val="590"/>
        </w:trPr>
        <w:tc>
          <w:tcPr>
            <w:tcW w:w="967" w:type="dxa"/>
          </w:tcPr>
          <w:p w14:paraId="3F348F5A" w14:textId="77777777" w:rsidR="00E55093" w:rsidRDefault="00E55093">
            <w:pPr>
              <w:spacing w:line="480" w:lineRule="auto"/>
              <w:jc w:val="left"/>
              <w:rPr>
                <w:sz w:val="24"/>
              </w:rPr>
            </w:pPr>
          </w:p>
        </w:tc>
        <w:tc>
          <w:tcPr>
            <w:tcW w:w="2427" w:type="dxa"/>
          </w:tcPr>
          <w:p w14:paraId="5E6C58D1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3086" w:type="dxa"/>
          </w:tcPr>
          <w:p w14:paraId="7D98440E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2412" w:type="dxa"/>
          </w:tcPr>
          <w:p w14:paraId="5577D022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</w:tr>
      <w:tr w:rsidR="00E55093" w14:paraId="083EFD40" w14:textId="77777777">
        <w:trPr>
          <w:trHeight w:hRule="exact" w:val="590"/>
        </w:trPr>
        <w:tc>
          <w:tcPr>
            <w:tcW w:w="967" w:type="dxa"/>
          </w:tcPr>
          <w:p w14:paraId="5E20F5B1" w14:textId="77777777" w:rsidR="00E55093" w:rsidRDefault="00E55093">
            <w:pPr>
              <w:spacing w:line="480" w:lineRule="auto"/>
              <w:jc w:val="left"/>
              <w:rPr>
                <w:sz w:val="24"/>
              </w:rPr>
            </w:pPr>
          </w:p>
        </w:tc>
        <w:tc>
          <w:tcPr>
            <w:tcW w:w="2427" w:type="dxa"/>
          </w:tcPr>
          <w:p w14:paraId="317E5FA4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3086" w:type="dxa"/>
          </w:tcPr>
          <w:p w14:paraId="5827F656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2412" w:type="dxa"/>
          </w:tcPr>
          <w:p w14:paraId="10222054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</w:tr>
      <w:tr w:rsidR="00E55093" w14:paraId="474B275B" w14:textId="77777777">
        <w:trPr>
          <w:trHeight w:hRule="exact" w:val="590"/>
        </w:trPr>
        <w:tc>
          <w:tcPr>
            <w:tcW w:w="967" w:type="dxa"/>
          </w:tcPr>
          <w:p w14:paraId="738645B5" w14:textId="77777777" w:rsidR="00E55093" w:rsidRDefault="00E55093">
            <w:pPr>
              <w:spacing w:line="480" w:lineRule="auto"/>
              <w:jc w:val="left"/>
              <w:rPr>
                <w:sz w:val="24"/>
              </w:rPr>
            </w:pPr>
          </w:p>
        </w:tc>
        <w:tc>
          <w:tcPr>
            <w:tcW w:w="2427" w:type="dxa"/>
          </w:tcPr>
          <w:p w14:paraId="012D1935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3086" w:type="dxa"/>
          </w:tcPr>
          <w:p w14:paraId="3A2CC1D3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2412" w:type="dxa"/>
          </w:tcPr>
          <w:p w14:paraId="62147EA3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</w:tr>
      <w:tr w:rsidR="00E55093" w14:paraId="2D29EF00" w14:textId="77777777">
        <w:trPr>
          <w:trHeight w:hRule="exact" w:val="590"/>
        </w:trPr>
        <w:tc>
          <w:tcPr>
            <w:tcW w:w="967" w:type="dxa"/>
          </w:tcPr>
          <w:p w14:paraId="2931965E" w14:textId="77777777" w:rsidR="00E55093" w:rsidRDefault="00E55093">
            <w:pPr>
              <w:spacing w:line="480" w:lineRule="auto"/>
              <w:jc w:val="left"/>
              <w:rPr>
                <w:sz w:val="24"/>
              </w:rPr>
            </w:pPr>
          </w:p>
        </w:tc>
        <w:tc>
          <w:tcPr>
            <w:tcW w:w="2427" w:type="dxa"/>
          </w:tcPr>
          <w:p w14:paraId="6E62527C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3086" w:type="dxa"/>
          </w:tcPr>
          <w:p w14:paraId="4D03640B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2412" w:type="dxa"/>
          </w:tcPr>
          <w:p w14:paraId="1621E3B9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</w:tr>
      <w:tr w:rsidR="00E55093" w14:paraId="549BB8E3" w14:textId="77777777">
        <w:trPr>
          <w:trHeight w:hRule="exact" w:val="590"/>
        </w:trPr>
        <w:tc>
          <w:tcPr>
            <w:tcW w:w="967" w:type="dxa"/>
          </w:tcPr>
          <w:p w14:paraId="3CC28EB8" w14:textId="77777777" w:rsidR="00E55093" w:rsidRDefault="00E55093">
            <w:pPr>
              <w:spacing w:line="480" w:lineRule="auto"/>
              <w:jc w:val="left"/>
              <w:rPr>
                <w:sz w:val="24"/>
              </w:rPr>
            </w:pPr>
          </w:p>
        </w:tc>
        <w:tc>
          <w:tcPr>
            <w:tcW w:w="2427" w:type="dxa"/>
          </w:tcPr>
          <w:p w14:paraId="0EE9F9C5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3086" w:type="dxa"/>
          </w:tcPr>
          <w:p w14:paraId="411FB4A3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2412" w:type="dxa"/>
          </w:tcPr>
          <w:p w14:paraId="7861A249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</w:tr>
      <w:tr w:rsidR="00E55093" w14:paraId="14C321EA" w14:textId="77777777">
        <w:trPr>
          <w:trHeight w:hRule="exact" w:val="590"/>
        </w:trPr>
        <w:tc>
          <w:tcPr>
            <w:tcW w:w="967" w:type="dxa"/>
          </w:tcPr>
          <w:p w14:paraId="7510CBBB" w14:textId="77777777" w:rsidR="00E55093" w:rsidRDefault="00E55093">
            <w:pPr>
              <w:spacing w:line="480" w:lineRule="auto"/>
              <w:jc w:val="left"/>
              <w:rPr>
                <w:sz w:val="24"/>
              </w:rPr>
            </w:pPr>
          </w:p>
        </w:tc>
        <w:tc>
          <w:tcPr>
            <w:tcW w:w="2427" w:type="dxa"/>
          </w:tcPr>
          <w:p w14:paraId="2064BB06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3086" w:type="dxa"/>
          </w:tcPr>
          <w:p w14:paraId="536792D8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  <w:tc>
          <w:tcPr>
            <w:tcW w:w="2412" w:type="dxa"/>
          </w:tcPr>
          <w:p w14:paraId="4779551D" w14:textId="77777777" w:rsidR="00E55093" w:rsidRDefault="00E55093">
            <w:pPr>
              <w:spacing w:line="480" w:lineRule="auto"/>
              <w:rPr>
                <w:sz w:val="24"/>
              </w:rPr>
            </w:pPr>
          </w:p>
        </w:tc>
      </w:tr>
    </w:tbl>
    <w:p w14:paraId="1CF8C276" w14:textId="77777777" w:rsidR="00E55093" w:rsidRDefault="00A957C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为掌握用户对金蝶</w:t>
      </w:r>
      <w:r>
        <w:rPr>
          <w:sz w:val="24"/>
        </w:rPr>
        <w:t>XX</w:t>
      </w:r>
      <w:r>
        <w:rPr>
          <w:rFonts w:hint="eastAsia"/>
          <w:sz w:val="24"/>
        </w:rPr>
        <w:t>产品功能了解的状况，于XXXX年XX月XX日组织了针对XX</w:t>
      </w:r>
    </w:p>
    <w:p w14:paraId="0E48E20A" w14:textId="77777777" w:rsidR="00E55093" w:rsidRDefault="00A957C6">
      <w:pPr>
        <w:rPr>
          <w:sz w:val="24"/>
        </w:rPr>
      </w:pPr>
      <w:r>
        <w:rPr>
          <w:rFonts w:hint="eastAsia"/>
          <w:sz w:val="24"/>
        </w:rPr>
        <w:t>模块的考试，现将考核结果提供给XXX公司，考核结果如下：</w:t>
      </w:r>
    </w:p>
    <w:p w14:paraId="5A3C610D" w14:textId="77777777" w:rsidR="00D552F1" w:rsidRDefault="00C52C8A">
      <w:pPr>
        <w:rPr>
          <w:ins w:id="0" w:author="kingdee" w:date="2023-03-01T14:57:00Z"/>
          <w:sz w:val="24"/>
        </w:rPr>
      </w:pPr>
      <w:r>
        <w:rPr>
          <w:rFonts w:hint="eastAsia"/>
          <w:sz w:val="24"/>
        </w:rPr>
        <w:t>注：</w:t>
      </w:r>
    </w:p>
    <w:p w14:paraId="1D1463D0" w14:textId="4D5F408E" w:rsidR="00E55093" w:rsidRDefault="00A957C6">
      <w:pPr>
        <w:rPr>
          <w:sz w:val="24"/>
        </w:rPr>
      </w:pPr>
      <w:r>
        <w:rPr>
          <w:rFonts w:hint="eastAsia"/>
          <w:sz w:val="24"/>
        </w:rPr>
        <w:t>80分以上：已较全面掌握</w:t>
      </w:r>
      <w:r>
        <w:rPr>
          <w:sz w:val="24"/>
        </w:rPr>
        <w:t>XX</w:t>
      </w:r>
      <w:r>
        <w:rPr>
          <w:rFonts w:hint="eastAsia"/>
          <w:sz w:val="24"/>
        </w:rPr>
        <w:t>产品</w:t>
      </w:r>
    </w:p>
    <w:p w14:paraId="3245F5A9" w14:textId="4F552574" w:rsidR="00E55093" w:rsidRDefault="00A957C6">
      <w:pPr>
        <w:rPr>
          <w:sz w:val="24"/>
        </w:rPr>
      </w:pPr>
      <w:r>
        <w:rPr>
          <w:rFonts w:hint="eastAsia"/>
          <w:sz w:val="24"/>
        </w:rPr>
        <w:t>60</w:t>
      </w:r>
      <w:r>
        <w:rPr>
          <w:sz w:val="24"/>
        </w:rPr>
        <w:t>—</w:t>
      </w:r>
      <w:r>
        <w:rPr>
          <w:rFonts w:hint="eastAsia"/>
          <w:sz w:val="24"/>
        </w:rPr>
        <w:t>70分：已基本掌握</w:t>
      </w:r>
      <w:r>
        <w:rPr>
          <w:sz w:val="24"/>
        </w:rPr>
        <w:t>XX</w:t>
      </w:r>
      <w:r>
        <w:rPr>
          <w:rFonts w:hint="eastAsia"/>
          <w:sz w:val="24"/>
        </w:rPr>
        <w:t>产品，仍需更加熟练</w:t>
      </w:r>
    </w:p>
    <w:p w14:paraId="40EE18BB" w14:textId="77777777" w:rsidR="00E55093" w:rsidRDefault="00A957C6">
      <w:pPr>
        <w:rPr>
          <w:sz w:val="24"/>
        </w:rPr>
      </w:pPr>
      <w:r>
        <w:rPr>
          <w:rFonts w:hint="eastAsia"/>
          <w:sz w:val="24"/>
        </w:rPr>
        <w:t>60以下：还需努力学习操作手册</w:t>
      </w:r>
    </w:p>
    <w:p w14:paraId="09378A97" w14:textId="77777777" w:rsidR="00E55093" w:rsidRDefault="00E55093">
      <w:pPr>
        <w:rPr>
          <w:sz w:val="24"/>
        </w:rPr>
      </w:pPr>
    </w:p>
    <w:p w14:paraId="32CC6F5D" w14:textId="77777777" w:rsidR="00E55093" w:rsidRDefault="00A957C6">
      <w:pPr>
        <w:rPr>
          <w:sz w:val="24"/>
        </w:rPr>
      </w:pP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  <w:t>培训讲师：</w:t>
      </w:r>
      <w:r>
        <w:rPr>
          <w:rFonts w:hint="eastAsia"/>
          <w:b/>
          <w:sz w:val="24"/>
          <w:u w:val="single"/>
        </w:rPr>
        <w:t xml:space="preserve">                </w:t>
      </w:r>
    </w:p>
    <w:sectPr w:rsidR="00E55093">
      <w:headerReference w:type="default" r:id="rId14"/>
      <w:footerReference w:type="default" r:id="rId15"/>
      <w:pgSz w:w="11906" w:h="16838"/>
      <w:pgMar w:top="1418" w:right="1440" w:bottom="1418" w:left="1440" w:header="567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CBC0B" w14:textId="77777777" w:rsidR="00154313" w:rsidRDefault="00154313"/>
  </w:endnote>
  <w:endnote w:type="continuationSeparator" w:id="0">
    <w:p w14:paraId="6383E3A6" w14:textId="77777777" w:rsidR="00154313" w:rsidRDefault="001543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A0201" w14:textId="77777777" w:rsidR="00E55093" w:rsidRDefault="00E55093">
    <w:pPr>
      <w:pStyle w:val="a9"/>
      <w:jc w:val="right"/>
    </w:pPr>
  </w:p>
  <w:p w14:paraId="0BFB993D" w14:textId="11CE7EEB" w:rsidR="00E55093" w:rsidRDefault="00A957C6">
    <w:pPr>
      <w:pStyle w:val="a9"/>
      <w:pBdr>
        <w:top w:val="single" w:sz="4" w:space="0" w:color="auto"/>
      </w:pBdr>
      <w:jc w:val="right"/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b/>
        <w:bCs/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D552F1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94E6C" w14:textId="77777777" w:rsidR="00154313" w:rsidRDefault="00154313"/>
  </w:footnote>
  <w:footnote w:type="continuationSeparator" w:id="0">
    <w:p w14:paraId="4A0D9237" w14:textId="77777777" w:rsidR="00154313" w:rsidRDefault="001543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44BF8" w14:textId="77777777" w:rsidR="00E55093" w:rsidRDefault="00A957C6">
    <w:pPr>
      <w:pStyle w:val="ab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>
      <w:rPr>
        <w:noProof/>
        <w:color w:val="262626" w:themeColor="text1" w:themeTint="D9"/>
      </w:rPr>
      <w:drawing>
        <wp:anchor distT="0" distB="0" distL="114300" distR="114300" simplePos="0" relativeHeight="251660288" behindDoc="0" locked="0" layoutInCell="1" allowOverlap="1" wp14:anchorId="7942A565" wp14:editId="0CD014CC">
          <wp:simplePos x="0" y="0"/>
          <wp:positionH relativeFrom="margin">
            <wp:posOffset>4479290</wp:posOffset>
          </wp:positionH>
          <wp:positionV relativeFrom="paragraph">
            <wp:posOffset>-2540</wp:posOffset>
          </wp:positionV>
          <wp:extent cx="1152525" cy="391160"/>
          <wp:effectExtent l="0" t="0" r="0" b="8890"/>
          <wp:wrapNone/>
          <wp:docPr id="6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inline distT="0" distB="0" distL="0" distR="0" wp14:anchorId="25BA8863" wp14:editId="000F133D">
              <wp:extent cx="1548130" cy="271145"/>
              <wp:effectExtent l="0" t="0" r="0" b="0"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61B365" w14:textId="77777777" w:rsidR="00E55093" w:rsidRDefault="00A957C6">
                          <w:pPr>
                            <w:pStyle w:val="ad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25BA8863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" filled="f" stroked="f">
              <o:lock v:ext="edit" shapetype="t"/>
              <v:textbox style="mso-fit-shape-to-text:t">
                <w:txbxContent>
                  <w:p w14:paraId="5D61B365" w14:textId="77777777" w:rsidR="00E55093" w:rsidRDefault="00A957C6">
                    <w:pPr>
                      <w:pStyle w:val="ad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</w:pPr>
                    <w:r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7D0C96"/>
    <w:multiLevelType w:val="multilevel"/>
    <w:tmpl w:val="7C7D0C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86413191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ingdee">
    <w15:presenceInfo w15:providerId="None" w15:userId="kingd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Q4MWUxYzkyY2ExYTdkYTU4MjllYzYyZGZlZTQ3YmUifQ=="/>
  </w:docVars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0888"/>
    <w:rsid w:val="000711EC"/>
    <w:rsid w:val="00071FDB"/>
    <w:rsid w:val="000772F5"/>
    <w:rsid w:val="000815B3"/>
    <w:rsid w:val="000838F0"/>
    <w:rsid w:val="00084656"/>
    <w:rsid w:val="00093695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4313"/>
    <w:rsid w:val="0015695A"/>
    <w:rsid w:val="00162F2E"/>
    <w:rsid w:val="00167B84"/>
    <w:rsid w:val="001701EA"/>
    <w:rsid w:val="00175F8C"/>
    <w:rsid w:val="001950D0"/>
    <w:rsid w:val="001A1E6C"/>
    <w:rsid w:val="001A67BD"/>
    <w:rsid w:val="001A70D1"/>
    <w:rsid w:val="001C4BD4"/>
    <w:rsid w:val="001C59DF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D6B0C"/>
    <w:rsid w:val="003E1B19"/>
    <w:rsid w:val="003E4C9A"/>
    <w:rsid w:val="003F27F0"/>
    <w:rsid w:val="003F2880"/>
    <w:rsid w:val="00404757"/>
    <w:rsid w:val="00404CFC"/>
    <w:rsid w:val="00437D20"/>
    <w:rsid w:val="004474C4"/>
    <w:rsid w:val="00451380"/>
    <w:rsid w:val="00456870"/>
    <w:rsid w:val="004722DC"/>
    <w:rsid w:val="004762B8"/>
    <w:rsid w:val="00482C13"/>
    <w:rsid w:val="00492646"/>
    <w:rsid w:val="004A5964"/>
    <w:rsid w:val="004B12DC"/>
    <w:rsid w:val="004B51A5"/>
    <w:rsid w:val="004C114C"/>
    <w:rsid w:val="004C3795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7934"/>
    <w:rsid w:val="005843BC"/>
    <w:rsid w:val="005A36D3"/>
    <w:rsid w:val="005B1738"/>
    <w:rsid w:val="005E5FD2"/>
    <w:rsid w:val="006049F7"/>
    <w:rsid w:val="00614DAB"/>
    <w:rsid w:val="0062276F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1855"/>
    <w:rsid w:val="00775993"/>
    <w:rsid w:val="00780B5C"/>
    <w:rsid w:val="007A7424"/>
    <w:rsid w:val="007B4270"/>
    <w:rsid w:val="007D0B39"/>
    <w:rsid w:val="007E2754"/>
    <w:rsid w:val="007E5639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43859"/>
    <w:rsid w:val="0086308B"/>
    <w:rsid w:val="008642D0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6FB1"/>
    <w:rsid w:val="009032C7"/>
    <w:rsid w:val="00917B14"/>
    <w:rsid w:val="00933938"/>
    <w:rsid w:val="0094100A"/>
    <w:rsid w:val="009505D7"/>
    <w:rsid w:val="00954A8A"/>
    <w:rsid w:val="009704A2"/>
    <w:rsid w:val="009B4221"/>
    <w:rsid w:val="009C036B"/>
    <w:rsid w:val="009C7B4E"/>
    <w:rsid w:val="009D4D0E"/>
    <w:rsid w:val="009E1421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7C6"/>
    <w:rsid w:val="00A95923"/>
    <w:rsid w:val="00A97256"/>
    <w:rsid w:val="00AA7B55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BF440D"/>
    <w:rsid w:val="00C40AFF"/>
    <w:rsid w:val="00C468D8"/>
    <w:rsid w:val="00C51F7C"/>
    <w:rsid w:val="00C52C8A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E3081"/>
    <w:rsid w:val="00CE4EFD"/>
    <w:rsid w:val="00D05411"/>
    <w:rsid w:val="00D0619A"/>
    <w:rsid w:val="00D16F02"/>
    <w:rsid w:val="00D17072"/>
    <w:rsid w:val="00D171FA"/>
    <w:rsid w:val="00D32CBE"/>
    <w:rsid w:val="00D43A1F"/>
    <w:rsid w:val="00D45DDF"/>
    <w:rsid w:val="00D552F1"/>
    <w:rsid w:val="00D56ED2"/>
    <w:rsid w:val="00D61B37"/>
    <w:rsid w:val="00D67087"/>
    <w:rsid w:val="00D8480F"/>
    <w:rsid w:val="00D921DC"/>
    <w:rsid w:val="00D935F5"/>
    <w:rsid w:val="00DA332A"/>
    <w:rsid w:val="00DB5BD7"/>
    <w:rsid w:val="00DD5A5A"/>
    <w:rsid w:val="00DD5FA2"/>
    <w:rsid w:val="00DE6628"/>
    <w:rsid w:val="00DF06A8"/>
    <w:rsid w:val="00DF7B83"/>
    <w:rsid w:val="00E012C0"/>
    <w:rsid w:val="00E014AC"/>
    <w:rsid w:val="00E04E9E"/>
    <w:rsid w:val="00E422A4"/>
    <w:rsid w:val="00E505BA"/>
    <w:rsid w:val="00E52CDB"/>
    <w:rsid w:val="00E55093"/>
    <w:rsid w:val="00E6330E"/>
    <w:rsid w:val="00E67818"/>
    <w:rsid w:val="00E84FD7"/>
    <w:rsid w:val="00E87967"/>
    <w:rsid w:val="00EF09F4"/>
    <w:rsid w:val="00EF7BC7"/>
    <w:rsid w:val="00F04E35"/>
    <w:rsid w:val="00F33702"/>
    <w:rsid w:val="00F4031A"/>
    <w:rsid w:val="00F40B28"/>
    <w:rsid w:val="00F50DEF"/>
    <w:rsid w:val="00F610EA"/>
    <w:rsid w:val="00F70974"/>
    <w:rsid w:val="00F749D3"/>
    <w:rsid w:val="00F754D1"/>
    <w:rsid w:val="00F8260D"/>
    <w:rsid w:val="00FC0F55"/>
    <w:rsid w:val="00FD40F9"/>
    <w:rsid w:val="00FF7463"/>
    <w:rsid w:val="04D94EE4"/>
    <w:rsid w:val="30FE2069"/>
    <w:rsid w:val="4F7805FE"/>
    <w:rsid w:val="5D5252C5"/>
    <w:rsid w:val="710E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859D87"/>
  <w15:docId w15:val="{C11BE961-1B77-4F17-9101-6A7DCFFF0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 Indent" w:unhideWhenUsed="1" w:qFormat="1"/>
    <w:lsdException w:name="Subtitle" w:qFormat="1"/>
    <w:lsdException w:name="Date" w:qFormat="1"/>
    <w:lsdException w:name="Hyperlink" w:uiPriority="99" w:unhideWhenUsed="1" w:qFormat="1"/>
    <w:lsdException w:name="Strong" w:uiPriority="22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ilvl w:val="1"/>
        <w:numId w:val="1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sz w:val="18"/>
      <w:szCs w:val="18"/>
    </w:rPr>
  </w:style>
  <w:style w:type="paragraph" w:styleId="a5">
    <w:name w:val="Body Text Indent"/>
    <w:basedOn w:val="a"/>
    <w:link w:val="11"/>
    <w:unhideWhenUsed/>
    <w:qFormat/>
    <w:pPr>
      <w:spacing w:line="360" w:lineRule="auto"/>
      <w:ind w:firstLine="425"/>
    </w:pPr>
    <w:rPr>
      <w:color w:val="000000"/>
      <w:sz w:val="24"/>
      <w:szCs w:val="21"/>
    </w:rPr>
  </w:style>
  <w:style w:type="paragraph" w:styleId="TOC3">
    <w:name w:val="toc 3"/>
    <w:basedOn w:val="a"/>
    <w:next w:val="a"/>
    <w:uiPriority w:val="39"/>
    <w:qFormat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paragraph" w:styleId="a6">
    <w:name w:val="Date"/>
    <w:basedOn w:val="a"/>
    <w:next w:val="a"/>
    <w:qFormat/>
    <w:rPr>
      <w:b/>
      <w:sz w:val="24"/>
      <w:szCs w:val="20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left" w:pos="630"/>
        <w:tab w:val="right" w:leader="dot" w:pos="8505"/>
      </w:tabs>
    </w:pPr>
  </w:style>
  <w:style w:type="paragraph" w:styleId="TOC2">
    <w:name w:val="toc 2"/>
    <w:basedOn w:val="a"/>
    <w:next w:val="a"/>
    <w:uiPriority w:val="39"/>
    <w:qFormat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styleId="ad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styleId="12">
    <w:name w:val="index 1"/>
    <w:basedOn w:val="a"/>
    <w:next w:val="a"/>
    <w:qFormat/>
    <w:rPr>
      <w:rFonts w:eastAsia="幼圆"/>
    </w:rPr>
  </w:style>
  <w:style w:type="character" w:styleId="ae">
    <w:name w:val="Strong"/>
    <w:uiPriority w:val="22"/>
    <w:qFormat/>
    <w:rPr>
      <w:b/>
      <w:bCs/>
    </w:rPr>
  </w:style>
  <w:style w:type="character" w:styleId="af">
    <w:name w:val="page number"/>
    <w:basedOn w:val="a0"/>
    <w:qFormat/>
  </w:style>
  <w:style w:type="character" w:styleId="af0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c">
    <w:name w:val="页眉 字符"/>
    <w:link w:val="ab"/>
    <w:uiPriority w:val="99"/>
    <w:qFormat/>
    <w:rPr>
      <w:kern w:val="2"/>
      <w:sz w:val="18"/>
      <w:szCs w:val="18"/>
    </w:rPr>
  </w:style>
  <w:style w:type="character" w:customStyle="1" w:styleId="aa">
    <w:name w:val="页脚 字符"/>
    <w:link w:val="a9"/>
    <w:uiPriority w:val="99"/>
    <w:qFormat/>
    <w:rPr>
      <w:kern w:val="2"/>
      <w:sz w:val="18"/>
      <w:szCs w:val="18"/>
    </w:rPr>
  </w:style>
  <w:style w:type="character" w:customStyle="1" w:styleId="a4">
    <w:name w:val="文档结构图 字符"/>
    <w:link w:val="a3"/>
    <w:qFormat/>
    <w:rPr>
      <w:rFonts w:ascii="宋体"/>
      <w:kern w:val="2"/>
      <w:sz w:val="18"/>
      <w:szCs w:val="18"/>
    </w:rPr>
  </w:style>
  <w:style w:type="character" w:customStyle="1" w:styleId="af1">
    <w:name w:val="正文文本缩进 字符"/>
    <w:qFormat/>
    <w:rPr>
      <w:kern w:val="2"/>
      <w:sz w:val="21"/>
      <w:szCs w:val="24"/>
    </w:rPr>
  </w:style>
  <w:style w:type="character" w:customStyle="1" w:styleId="11">
    <w:name w:val="正文文本缩进 字符1"/>
    <w:link w:val="a5"/>
    <w:qFormat/>
    <w:locked/>
    <w:rPr>
      <w:rFonts w:ascii="宋体" w:hAnsi="宋体"/>
      <w:color w:val="000000"/>
      <w:kern w:val="2"/>
      <w:sz w:val="24"/>
      <w:szCs w:val="21"/>
    </w:rPr>
  </w:style>
  <w:style w:type="paragraph" w:customStyle="1" w:styleId="TableText">
    <w:name w:val="Table Text"/>
    <w:basedOn w:val="a"/>
    <w:link w:val="TableTextChar"/>
    <w:qFormat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qFormat/>
    <w:rPr>
      <w:rFonts w:ascii="宋体" w:hAnsi="宋体"/>
      <w:b/>
      <w:bCs/>
      <w:kern w:val="44"/>
      <w:sz w:val="28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2">
    <w:name w:val="目录"/>
    <w:basedOn w:val="TOC1"/>
    <w:qFormat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character" w:customStyle="1" w:styleId="20">
    <w:name w:val="标题 2 字符"/>
    <w:basedOn w:val="a0"/>
    <w:link w:val="2"/>
    <w:qFormat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qFormat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qFormat/>
    <w:rPr>
      <w:rFonts w:ascii="宋体" w:hAnsi="宋体" w:cstheme="majorBidi"/>
      <w:b/>
      <w:bCs/>
      <w:kern w:val="2"/>
      <w:sz w:val="28"/>
      <w:szCs w:val="21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32">
    <w:name w:val="标题3 字符"/>
    <w:basedOn w:val="22"/>
    <w:link w:val="31"/>
    <w:qFormat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qFormat/>
    <w:rPr>
      <w:rFonts w:ascii="宋体" w:hAnsi="宋体"/>
      <w:b/>
      <w:bCs/>
      <w:kern w:val="2"/>
      <w:sz w:val="28"/>
      <w:szCs w:val="32"/>
    </w:r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qFormat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qFormat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qFormat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af4">
    <w:name w:val="Revision"/>
    <w:hidden/>
    <w:uiPriority w:val="99"/>
    <w:semiHidden/>
    <w:rsid w:val="00C52C8A"/>
    <w:rPr>
      <w:rFonts w:ascii="宋体" w:hAnsi="宋体"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6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7.xml><?xml version="1.0" encoding="utf-8"?>
<ds:datastoreItem xmlns:ds="http://schemas.openxmlformats.org/officeDocument/2006/customXml" ds:itemID="{C284F60D-C371-40D3-865A-F69E16B8E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237</Characters>
  <Application>Microsoft Office Word</Application>
  <DocSecurity>0</DocSecurity>
  <Lines>1</Lines>
  <Paragraphs>1</Paragraphs>
  <ScaleCrop>false</ScaleCrop>
  <Company>www.xunchi.com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jiafei</dc:creator>
  <cp:lastModifiedBy>kingdee</cp:lastModifiedBy>
  <cp:revision>3</cp:revision>
  <dcterms:created xsi:type="dcterms:W3CDTF">2023-02-23T08:19:00Z</dcterms:created>
  <dcterms:modified xsi:type="dcterms:W3CDTF">2023-03-01T06:58:00Z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  <property fmtid="{D5CDD505-2E9C-101B-9397-08002B2CF9AE}" pid="5" name="KSOProductBuildVer">
    <vt:lpwstr>2052-11.1.0.12358</vt:lpwstr>
  </property>
  <property fmtid="{D5CDD505-2E9C-101B-9397-08002B2CF9AE}" pid="6" name="ICV">
    <vt:lpwstr>489079F85B464AE59DE563E7C7E09C21</vt:lpwstr>
  </property>
</Properties>
</file>